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E2610" w:rsidRDefault="00000000">
      <w:pPr>
        <w:pStyle w:val="Nadpis2"/>
      </w:pPr>
      <w:bookmarkStart w:id="0" w:name="_dpwzqllaiiob" w:colFirst="0" w:colLast="0"/>
      <w:bookmarkEnd w:id="0"/>
      <w:r>
        <w:t xml:space="preserve">VIZE </w:t>
      </w:r>
    </w:p>
    <w:p w14:paraId="00000002" w14:textId="77777777" w:rsidR="00DE2610" w:rsidRDefault="00000000">
      <w:pPr>
        <w:pStyle w:val="Nadpis2"/>
      </w:pPr>
      <w:bookmarkStart w:id="1" w:name="_92k3vp60bwwu" w:colFirst="0" w:colLast="0"/>
      <w:bookmarkEnd w:id="1"/>
      <w:r>
        <w:t>Cíl projektu</w:t>
      </w:r>
    </w:p>
    <w:p w14:paraId="00000003" w14:textId="3CD9D971" w:rsidR="00DE2610" w:rsidRDefault="00000000">
      <w:pPr>
        <w:rPr>
          <w:sz w:val="24"/>
          <w:szCs w:val="24"/>
        </w:rPr>
      </w:pPr>
      <w:r>
        <w:rPr>
          <w:sz w:val="24"/>
          <w:szCs w:val="24"/>
        </w:rPr>
        <w:t>Vyvinout komplexní a uživatelsky přívětivý nástroj pro správu studentských praxí, který usnadní koordinaci a komunikaci mezi studenty, vyučujícími a externími odborníky zapojenými do praxe. Systém umožní vyučujícím zadávat nabídky praxí, studentům vybírat praxe dle zájmů a schopností a přidělovat externí specialisty ke konkrétním praxím. Tento nástroj podpoří efektivní spolupráci prostřednictvím správy úloh</w:t>
      </w:r>
      <w:del w:id="2" w:author="Aleš Okon" w:date="2025-10-26T12:39:00Z" w16du:dateUtc="2025-10-26T11:39:00Z">
        <w:r w:rsidDel="007B5DE1">
          <w:rPr>
            <w:sz w:val="24"/>
            <w:szCs w:val="24"/>
          </w:rPr>
          <w:delText>, komentářů</w:delText>
        </w:r>
      </w:del>
      <w:r>
        <w:rPr>
          <w:sz w:val="24"/>
          <w:szCs w:val="24"/>
        </w:rPr>
        <w:t xml:space="preserve"> a sdílení dokumentů.</w:t>
      </w:r>
    </w:p>
    <w:p w14:paraId="00000004" w14:textId="77777777" w:rsidR="00DE2610" w:rsidRDefault="00000000">
      <w:pPr>
        <w:pStyle w:val="Nadpis2"/>
      </w:pPr>
      <w:bookmarkStart w:id="3" w:name="_f4e07iefnnij" w:colFirst="0" w:colLast="0"/>
      <w:bookmarkEnd w:id="3"/>
      <w:r>
        <w:t>Problém</w:t>
      </w:r>
    </w:p>
    <w:p w14:paraId="00000005" w14:textId="77777777" w:rsidR="00DE2610" w:rsidRDefault="00000000">
      <w:pPr>
        <w:rPr>
          <w:sz w:val="24"/>
          <w:szCs w:val="24"/>
        </w:rPr>
      </w:pPr>
      <w:r>
        <w:rPr>
          <w:sz w:val="24"/>
          <w:szCs w:val="24"/>
        </w:rPr>
        <w:t>Současné nástroje pro správu studentských praxí často neumožňují dostatečnou spolupráci všech zúčastněných stran a jsou komplikované na instalaci a údržbu. Proto navrhujeme vytvořit jednoduché a intuitivní řešení, které bude plně přizpůsobeno potřebám akademického prostředí a efektivně podpoří komunikaci a koordinaci mezi studenty, vyučujícími a externími odborníky.</w:t>
      </w:r>
    </w:p>
    <w:p w14:paraId="00000006" w14:textId="77777777" w:rsidR="00DE2610" w:rsidRDefault="00000000">
      <w:pPr>
        <w:pStyle w:val="Nadpis2"/>
        <w:rPr>
          <w:sz w:val="24"/>
          <w:szCs w:val="24"/>
        </w:rPr>
      </w:pPr>
      <w:bookmarkStart w:id="4" w:name="_bfnvbjlktc3c" w:colFirst="0" w:colLast="0"/>
      <w:bookmarkEnd w:id="4"/>
      <w:r>
        <w:t>Hlavní uživatelé</w:t>
      </w:r>
    </w:p>
    <w:p w14:paraId="00000007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Student</w:t>
      </w:r>
    </w:p>
    <w:p w14:paraId="00000008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Hlavní uživatel, který vybírá praxi, plní úlohy a komunikuje s ostatními.</w:t>
      </w:r>
    </w:p>
    <w:p w14:paraId="00000009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Vyučující</w:t>
      </w:r>
    </w:p>
    <w:p w14:paraId="0000000A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Zadává praxe, koordinuje úkoly a hodnotí průběh.</w:t>
      </w:r>
    </w:p>
    <w:p w14:paraId="0000000B" w14:textId="77777777" w:rsidR="00DE261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Externista</w:t>
      </w:r>
    </w:p>
    <w:p w14:paraId="0000000C" w14:textId="77777777" w:rsidR="00DE2610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Poskytuje odbornou podporu a hodnotí výsledky úloh.</w:t>
      </w:r>
    </w:p>
    <w:p w14:paraId="0000000D" w14:textId="77777777" w:rsidR="00DE2610" w:rsidRDefault="00000000">
      <w:pPr>
        <w:numPr>
          <w:ilvl w:val="0"/>
          <w:numId w:val="4"/>
        </w:numPr>
      </w:pPr>
      <w:r>
        <w:rPr>
          <w:sz w:val="24"/>
          <w:szCs w:val="24"/>
        </w:rPr>
        <w:t xml:space="preserve">Admin/Superadmin </w:t>
      </w:r>
    </w:p>
    <w:p w14:paraId="0000000E" w14:textId="77777777" w:rsidR="00DE2610" w:rsidRDefault="00000000">
      <w:pPr>
        <w:numPr>
          <w:ilvl w:val="1"/>
          <w:numId w:val="4"/>
        </w:numPr>
        <w:spacing w:after="240"/>
      </w:pPr>
      <w:r>
        <w:t>Spravuje uživatelské účty a nastavuje oprávnění; jinak má přístup pouze ke čtení (read-only).﻿</w:t>
      </w:r>
    </w:p>
    <w:p w14:paraId="0000000F" w14:textId="77777777" w:rsidR="00DE2610" w:rsidRDefault="00000000">
      <w:pPr>
        <w:pStyle w:val="Nadpis2"/>
        <w:rPr>
          <w:sz w:val="24"/>
          <w:szCs w:val="24"/>
        </w:rPr>
      </w:pPr>
      <w:bookmarkStart w:id="5" w:name="_je79kh63n5v2" w:colFirst="0" w:colLast="0"/>
      <w:bookmarkEnd w:id="5"/>
      <w:r>
        <w:t xml:space="preserve">Klíčové požadavky </w:t>
      </w:r>
    </w:p>
    <w:p w14:paraId="00000010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Správa praxí</w:t>
      </w:r>
    </w:p>
    <w:p w14:paraId="00000011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Umožnit vyučujícím zakládat a spravovat praktické projekty v systému.</w:t>
      </w:r>
    </w:p>
    <w:p w14:paraId="00000012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Výběr praxí</w:t>
      </w:r>
    </w:p>
    <w:p w14:paraId="00000013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Studenti si mohou prohlížet a vybírat praxe dle svých preferencí.</w:t>
      </w:r>
    </w:p>
    <w:p w14:paraId="00000014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Role externistů</w:t>
      </w:r>
    </w:p>
    <w:p w14:paraId="00000015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Přidání externích specialistů k praxím jako hodnotitelů a spolupracovníků.</w:t>
      </w:r>
    </w:p>
    <w:p w14:paraId="00000016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Správa úloh</w:t>
      </w:r>
    </w:p>
    <w:p w14:paraId="00000017" w14:textId="5B63EB15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Vytváření</w:t>
      </w:r>
      <w:del w:id="6" w:author="Aleš Okon" w:date="2025-10-26T12:37:00Z" w16du:dateUtc="2025-10-26T11:37:00Z">
        <w:r w:rsidDel="00E97C8B">
          <w:rPr>
            <w:sz w:val="24"/>
            <w:szCs w:val="24"/>
          </w:rPr>
          <w:delText>,</w:delText>
        </w:r>
      </w:del>
      <w:ins w:id="7" w:author="Aleš Okon" w:date="2025-10-26T12:37:00Z" w16du:dateUtc="2025-10-26T11:37:00Z">
        <w:r w:rsidR="00E97C8B">
          <w:rPr>
            <w:sz w:val="24"/>
            <w:szCs w:val="24"/>
            <w:lang w:val="cs-CZ"/>
          </w:rPr>
          <w:t xml:space="preserve"> a</w:t>
        </w:r>
      </w:ins>
      <w:r>
        <w:rPr>
          <w:sz w:val="24"/>
          <w:szCs w:val="24"/>
        </w:rPr>
        <w:t xml:space="preserve"> editace </w:t>
      </w:r>
      <w:del w:id="8" w:author="Aleš Okon" w:date="2025-10-26T12:38:00Z" w16du:dateUtc="2025-10-26T11:38:00Z">
        <w:r w:rsidDel="00E97C8B">
          <w:rPr>
            <w:sz w:val="24"/>
            <w:szCs w:val="24"/>
          </w:rPr>
          <w:delText xml:space="preserve">a komentování </w:delText>
        </w:r>
      </w:del>
      <w:r>
        <w:rPr>
          <w:sz w:val="24"/>
          <w:szCs w:val="24"/>
        </w:rPr>
        <w:t>úloh všemi uživateli spojenými s praxí.</w:t>
      </w:r>
    </w:p>
    <w:p w14:paraId="00000018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Reportování úloh</w:t>
      </w:r>
    </w:p>
    <w:p w14:paraId="00000019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Označení úloh jako reportovatelných pro tvorbu závěrečného reportu.</w:t>
      </w:r>
    </w:p>
    <w:p w14:paraId="0000001A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Posudky</w:t>
      </w:r>
    </w:p>
    <w:p w14:paraId="0000001B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Vkládání hodnocení a posudků od všech zúčastněných.</w:t>
      </w:r>
    </w:p>
    <w:p w14:paraId="0000001C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Export a reporty</w:t>
      </w:r>
    </w:p>
    <w:p w14:paraId="0000001D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Generování přehledných reportů a kompletního exportu dat po ukončení praxe.</w:t>
      </w:r>
    </w:p>
    <w:p w14:paraId="0000001E" w14:textId="77777777" w:rsidR="00DE261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Role-based přístup</w:t>
      </w:r>
    </w:p>
    <w:p w14:paraId="0000001F" w14:textId="77777777" w:rsidR="00DE2610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Definice oprávnění podle rolí (student, vyučující, externista) pro bezpečnou práci se systémem.</w:t>
      </w:r>
    </w:p>
    <w:p w14:paraId="00000020" w14:textId="77777777" w:rsidR="00DE2610" w:rsidRDefault="00000000">
      <w:pPr>
        <w:pStyle w:val="Nadpis2"/>
        <w:rPr>
          <w:sz w:val="24"/>
          <w:szCs w:val="24"/>
        </w:rPr>
      </w:pPr>
      <w:bookmarkStart w:id="9" w:name="_i7ezwjyfar4n" w:colFirst="0" w:colLast="0"/>
      <w:bookmarkEnd w:id="9"/>
      <w:r>
        <w:t>Technické vlastnosti</w:t>
      </w:r>
    </w:p>
    <w:p w14:paraId="00000021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Webová aplikace dostupná z různých zařízení bez nutnosti instalace.</w:t>
      </w:r>
    </w:p>
    <w:p w14:paraId="00000022" w14:textId="1AC903DF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Synchronizace dat </w:t>
      </w:r>
      <w:del w:id="10" w:author="Aleš Okon" w:date="2025-10-26T12:20:00Z" w16du:dateUtc="2025-10-26T11:20:00Z">
        <w:r w:rsidDel="00270620">
          <w:rPr>
            <w:sz w:val="24"/>
            <w:szCs w:val="24"/>
          </w:rPr>
          <w:delText xml:space="preserve">v reálném čase </w:delText>
        </w:r>
      </w:del>
      <w:r>
        <w:rPr>
          <w:sz w:val="24"/>
          <w:szCs w:val="24"/>
        </w:rPr>
        <w:t>mezi uživateli.</w:t>
      </w:r>
    </w:p>
    <w:p w14:paraId="00000023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Personalizované uživatelské účty s bezpečnostními prvky.</w:t>
      </w:r>
    </w:p>
    <w:p w14:paraId="00000024" w14:textId="77777777" w:rsidR="00DE2610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Intuitivní uživatelské rozhraní zaměřené na efektivní správu praxí.</w:t>
      </w:r>
    </w:p>
    <w:p w14:paraId="00000025" w14:textId="77777777" w:rsidR="00DE2610" w:rsidRDefault="00000000">
      <w:pPr>
        <w:pStyle w:val="Nadpis2"/>
        <w:rPr>
          <w:sz w:val="24"/>
          <w:szCs w:val="24"/>
        </w:rPr>
      </w:pPr>
      <w:bookmarkStart w:id="11" w:name="_6lvjxqun2332" w:colFirst="0" w:colLast="0"/>
      <w:bookmarkEnd w:id="11"/>
      <w:r>
        <w:t>Tým</w:t>
      </w:r>
    </w:p>
    <w:p w14:paraId="00000026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Okon Aleš</w:t>
      </w:r>
    </w:p>
    <w:p w14:paraId="00000027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Teamleader</w:t>
      </w:r>
    </w:p>
    <w:p w14:paraId="00000028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Tkachenko Elizaveta </w:t>
      </w:r>
    </w:p>
    <w:p w14:paraId="00000029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Analytik</w:t>
      </w:r>
    </w:p>
    <w:p w14:paraId="0000002A" w14:textId="77777777" w:rsidR="00DE2610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Křížková Jessica </w:t>
      </w:r>
    </w:p>
    <w:p w14:paraId="0000002B" w14:textId="77777777" w:rsidR="00DE2610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Developer</w:t>
      </w:r>
    </w:p>
    <w:p w14:paraId="0000002C" w14:textId="77777777" w:rsidR="00DE2610" w:rsidRDefault="00000000">
      <w:pPr>
        <w:pStyle w:val="Nadpis2"/>
      </w:pPr>
      <w:bookmarkStart w:id="12" w:name="_clp3njjk3itg" w:colFirst="0" w:colLast="0"/>
      <w:bookmarkEnd w:id="12"/>
      <w:r>
        <w:t>Objednatel projektu</w:t>
      </w:r>
    </w:p>
    <w:p w14:paraId="0000002D" w14:textId="47DDD1EA" w:rsidR="00DE2610" w:rsidRDefault="00000000">
      <w:r>
        <w:rPr>
          <w:sz w:val="24"/>
          <w:szCs w:val="24"/>
        </w:rPr>
        <w:t>Projekt je realizován na zakázku Ostravské univerzity, která má zájem o efektivní nástroj pro správu studentských praxí, jež usnadní koordinaci a komunikaci mezi všemi zúčastněnými subjekty v rámci univerzitního prostředí. Oficiálním zástupcem univerzity pro oblast odborných praxí a hlavním kontaktem pro tento projekt je RNDr. Vajgl Marek</w:t>
      </w:r>
      <w:ins w:id="13" w:author="Aleš Okon" w:date="2025-10-26T11:52:00Z" w16du:dateUtc="2025-10-26T10:52:00Z">
        <w:r w:rsidR="000600CB">
          <w:rPr>
            <w:sz w:val="24"/>
            <w:szCs w:val="24"/>
            <w:lang w:val="cs-CZ"/>
          </w:rPr>
          <w:t>, Ph.D.</w:t>
        </w:r>
      </w:ins>
      <w:r>
        <w:rPr>
          <w:sz w:val="24"/>
          <w:szCs w:val="24"/>
        </w:rPr>
        <w:t>, který vystupuje jako garant a přímo komunikuje požadavky zákazníka.﻿</w:t>
      </w:r>
    </w:p>
    <w:p w14:paraId="0000002E" w14:textId="77777777" w:rsidR="00DE2610" w:rsidRDefault="00000000">
      <w:pPr>
        <w:pStyle w:val="Nadpis2"/>
        <w:spacing w:after="80"/>
      </w:pPr>
      <w:bookmarkStart w:id="14" w:name="_8tljsegip0la" w:colFirst="0" w:colLast="0"/>
      <w:bookmarkEnd w:id="14"/>
      <w:r>
        <w:t>FURPS+ Požadavky</w:t>
      </w:r>
    </w:p>
    <w:p w14:paraId="0000002F" w14:textId="77777777" w:rsidR="00DE2610" w:rsidRDefault="00000000">
      <w:pPr>
        <w:pStyle w:val="Nadpis3"/>
        <w:spacing w:before="240" w:after="240"/>
      </w:pPr>
      <w:bookmarkStart w:id="15" w:name="_z86t8r33rvuq" w:colFirst="0" w:colLast="0"/>
      <w:bookmarkEnd w:id="15"/>
      <w:r>
        <w:t>F — Functionality (funkčnost)</w:t>
      </w:r>
    </w:p>
    <w:p w14:paraId="00000030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Registrace a vytvoření účtů</w:t>
      </w:r>
    </w:p>
    <w:p w14:paraId="00000031" w14:textId="144DC855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Student a Učitel se registrují sami, pouze s univerzitní e-mailovou adresou (</w:t>
      </w:r>
      <w:del w:id="16" w:author="Aleš Okon" w:date="2025-10-26T12:01:00Z" w16du:dateUtc="2025-10-26T11:01:00Z">
        <w:r w:rsidDel="000D4D83">
          <w:rPr>
            <w:sz w:val="24"/>
            <w:szCs w:val="24"/>
          </w:rPr>
          <w:delText>student</w:delText>
        </w:r>
      </w:del>
      <w:ins w:id="17" w:author="Aleš Okon" w:date="2025-10-26T12:01:00Z" w16du:dateUtc="2025-10-26T11:01:00Z">
        <w:r w:rsidR="000D4D83">
          <w:rPr>
            <w:sz w:val="24"/>
            <w:szCs w:val="24"/>
            <w:lang w:val="en-US"/>
          </w:rPr>
          <w:t>{ID}</w:t>
        </w:r>
      </w:ins>
      <w:r>
        <w:rPr>
          <w:sz w:val="24"/>
          <w:szCs w:val="24"/>
        </w:rPr>
        <w:t xml:space="preserve">@student.osu.cz﻿, </w:t>
      </w:r>
      <w:del w:id="18" w:author="Aleš Okon" w:date="2025-10-26T12:01:00Z" w16du:dateUtc="2025-10-26T11:01:00Z">
        <w:r w:rsidDel="000D4D83">
          <w:rPr>
            <w:sz w:val="24"/>
            <w:szCs w:val="24"/>
          </w:rPr>
          <w:delText>ucitel</w:delText>
        </w:r>
      </w:del>
      <w:ins w:id="19" w:author="Aleš Okon" w:date="2025-10-26T12:01:00Z" w16du:dateUtc="2025-10-26T11:01:00Z">
        <w:r w:rsidR="000D4D83">
          <w:rPr>
            <w:sz w:val="24"/>
            <w:szCs w:val="24"/>
            <w:lang w:val="en-US"/>
          </w:rPr>
          <w:t>{ID}</w:t>
        </w:r>
      </w:ins>
      <w:r>
        <w:rPr>
          <w:sz w:val="24"/>
          <w:szCs w:val="24"/>
        </w:rPr>
        <w:t>@osu.cz﻿).</w:t>
      </w:r>
    </w:p>
    <w:p w14:paraId="00000032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Externista účet nezakládá sám; vytváří mu jej Učitel.</w:t>
      </w:r>
    </w:p>
    <w:p w14:paraId="00000033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Systém kontroluje doménu e-mailu a posílá potvrzovací e-mail.</w:t>
      </w:r>
    </w:p>
    <w:p w14:paraId="00000034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Přihlášení probíhá pomocí uloženého jména a hesla v systému (SSO není požadováno).</w:t>
      </w:r>
    </w:p>
    <w:p w14:paraId="00000035" w14:textId="77777777" w:rsidR="00DE2610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Omezení registrace z externích elektronických adres.</w:t>
      </w:r>
    </w:p>
    <w:p w14:paraId="00000036" w14:textId="77777777" w:rsidR="00DE2610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Autentizace využívá JWT tokeny uložené v zabezpečených cookies.</w:t>
      </w:r>
    </w:p>
    <w:p w14:paraId="00000037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38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Zobrazení seznamů po přihlášení</w:t>
      </w:r>
    </w:p>
    <w:p w14:paraId="00000039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Student vidí seznam všech dostupných praxí a může si jednu vybrat; po výběru vidí jen svou praxi.</w:t>
      </w:r>
    </w:p>
    <w:p w14:paraId="0000003A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Učitel vidí primárně své praxe, volitelně může zobrazit všechny.</w:t>
      </w:r>
    </w:p>
    <w:p w14:paraId="0000003B" w14:textId="77777777" w:rsidR="00DE2610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Externista vidí pouze své praxe.</w:t>
      </w:r>
    </w:p>
    <w:p w14:paraId="0000003C" w14:textId="77777777" w:rsidR="00DE2610" w:rsidRDefault="00000000">
      <w:pPr>
        <w:numPr>
          <w:ilvl w:val="0"/>
          <w:numId w:val="1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Admin﻿ má kompletní přehled všech uživatelských účtů (studentů, učitelů, externistů) včetně jejich rolí a stavů.</w:t>
      </w:r>
    </w:p>
    <w:p w14:paraId="0000003D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3E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Autentizace a autorizace</w:t>
      </w:r>
    </w:p>
    <w:p w14:paraId="0000003F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Přihlášení generuje JWT Bearer token﻿, který se ukládá do bezpečné HTTP-only cookie﻿.</w:t>
      </w:r>
    </w:p>
    <w:p w14:paraId="00000040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Token nese důležité informace (claimy﻿) včetně role uživatele a e-mailu.</w:t>
      </w:r>
    </w:p>
    <w:p w14:paraId="00000041" w14:textId="77777777" w:rsidR="00DE2610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Obnova hesla probíhá přes e-mailové žádosti, které obsahují bezpečnostní token a sekundární „zkrácený token“ v paměti (memory cache﻿) s časovým omezením (TTL cca 10 minut).</w:t>
      </w:r>
    </w:p>
    <w:p w14:paraId="00000042" w14:textId="77777777" w:rsidR="00DE2610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Potvrzení nové identity nebo resetu hesla se provádí kliknutím na odkaz zaslaný e-mailem.</w:t>
      </w:r>
    </w:p>
    <w:p w14:paraId="00000043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44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Správa životního cyklu praxe</w:t>
      </w:r>
    </w:p>
    <w:p w14:paraId="00000045" w14:textId="77777777" w:rsidR="00DE2610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Stavy praxe:</w:t>
      </w:r>
    </w:p>
    <w:p w14:paraId="00000046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Založená (vidí a edituje Učitel/Externista; Student nevidí),</w:t>
      </w:r>
    </w:p>
    <w:p w14:paraId="00000047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Vypsaná (vidí Student, může si ji „zabrat“; praxi už nikdo needituje),</w:t>
      </w:r>
    </w:p>
    <w:p w14:paraId="00000048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Vybraná (po přiřazení studenta; některé údaje se zamykají; pracuje se s úkoly),</w:t>
      </w:r>
    </w:p>
    <w:p w14:paraId="00000049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Zrušená (jen k zobrazení pro trojici vlastníků),</w:t>
      </w:r>
    </w:p>
    <w:p w14:paraId="0000004A" w14:textId="77777777" w:rsidR="00DE2610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Uzavřená (po splnění podmínek; jen k zobrazení).</w:t>
      </w:r>
    </w:p>
    <w:p w14:paraId="0000004B" w14:textId="0B495387" w:rsidR="00DE2610" w:rsidRDefault="00000000">
      <w:pPr>
        <w:numPr>
          <w:ilvl w:val="0"/>
          <w:numId w:val="13"/>
        </w:numPr>
        <w:spacing w:after="180"/>
        <w:rPr>
          <w:sz w:val="24"/>
          <w:szCs w:val="24"/>
        </w:rPr>
      </w:pPr>
      <w:r>
        <w:rPr>
          <w:sz w:val="24"/>
          <w:szCs w:val="24"/>
        </w:rPr>
        <w:t>Uzavření praxe vyžaduje tři posudky (od studenta, externisty, učitele) a uzavřené úkoly; uzavírá učitel.</w:t>
      </w:r>
    </w:p>
    <w:p w14:paraId="0000004C" w14:textId="77777777" w:rsidR="00DE2610" w:rsidRDefault="00DE2610">
      <w:pPr>
        <w:spacing w:after="240"/>
        <w:ind w:left="720"/>
        <w:rPr>
          <w:sz w:val="24"/>
          <w:szCs w:val="24"/>
        </w:rPr>
      </w:pPr>
    </w:p>
    <w:p w14:paraId="0000004D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Úkoly</w:t>
      </w:r>
    </w:p>
    <w:p w14:paraId="0000004E" w14:textId="77777777" w:rsidR="00DE2610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Stavy</w:t>
      </w:r>
    </w:p>
    <w:p w14:paraId="0000004F" w14:textId="3F15A0C5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Vytvořený/otevřený </w:t>
      </w:r>
      <w:del w:id="20" w:author="Aleš Okon" w:date="2025-10-26T12:27:00Z" w16du:dateUtc="2025-10-26T11:27:00Z">
        <w:r w:rsidDel="00270620">
          <w:rPr>
            <w:rFonts w:ascii="Roboto" w:eastAsia="Roboto" w:hAnsi="Roboto" w:cs="Roboto"/>
            <w:sz w:val="24"/>
            <w:szCs w:val="24"/>
          </w:rPr>
          <w:delText xml:space="preserve">ý </w:delText>
        </w:r>
      </w:del>
      <w:r>
        <w:rPr>
          <w:rFonts w:ascii="Roboto" w:eastAsia="Roboto" w:hAnsi="Roboto" w:cs="Roboto"/>
          <w:sz w:val="24"/>
          <w:szCs w:val="24"/>
        </w:rPr>
        <w:t>– úkol je právě vytvořen a je dostupný ke zpracování.</w:t>
      </w:r>
    </w:p>
    <w:p w14:paraId="00000050" w14:textId="77777777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Uzavřený/splněný </w:t>
      </w:r>
      <w:r>
        <w:rPr>
          <w:rFonts w:ascii="Roboto" w:eastAsia="Roboto" w:hAnsi="Roboto" w:cs="Roboto"/>
          <w:sz w:val="24"/>
          <w:szCs w:val="24"/>
        </w:rPr>
        <w:t>– úkol byl úspěšně dokončen a uzavřen.</w:t>
      </w:r>
    </w:p>
    <w:p w14:paraId="00000051" w14:textId="77777777" w:rsidR="00DE2610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Zrušený </w:t>
      </w:r>
      <w:r>
        <w:rPr>
          <w:rFonts w:ascii="Roboto" w:eastAsia="Roboto" w:hAnsi="Roboto" w:cs="Roboto"/>
          <w:sz w:val="24"/>
          <w:szCs w:val="24"/>
        </w:rPr>
        <w:t>– úkol byl zrušen a není dále aktivní.</w:t>
      </w:r>
    </w:p>
    <w:p w14:paraId="00000052" w14:textId="2D4C1317" w:rsidR="00DE26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Hodnocení úkolu probíhá vždy slovně, bez bodového či numerického ohodnocení. Výsledek je zadán buď jako text, nebo formou souboru, který se následně uloží do systému. Hodnocení může zadat </w:t>
      </w:r>
      <w:ins w:id="21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 xml:space="preserve">kdokoli (student, </w:t>
        </w:r>
      </w:ins>
      <w:r>
        <w:rPr>
          <w:rFonts w:ascii="Roboto" w:eastAsia="Roboto" w:hAnsi="Roboto" w:cs="Roboto"/>
          <w:sz w:val="24"/>
          <w:szCs w:val="24"/>
        </w:rPr>
        <w:t xml:space="preserve">učitel </w:t>
      </w:r>
      <w:del w:id="22" w:author="Aleš Okon" w:date="2025-10-26T12:19:00Z" w16du:dateUtc="2025-10-26T11:19:00Z">
        <w:r w:rsidDel="00270620">
          <w:rPr>
            <w:rFonts w:ascii="Roboto" w:eastAsia="Roboto" w:hAnsi="Roboto" w:cs="Roboto"/>
            <w:sz w:val="24"/>
            <w:szCs w:val="24"/>
          </w:rPr>
          <w:delText xml:space="preserve">a </w:delText>
        </w:r>
      </w:del>
      <w:ins w:id="23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>i</w:t>
        </w:r>
        <w:r w:rsidR="00270620">
          <w:rPr>
            <w:rFonts w:ascii="Roboto" w:eastAsia="Roboto" w:hAnsi="Roboto" w:cs="Roboto"/>
            <w:sz w:val="24"/>
            <w:szCs w:val="24"/>
          </w:rPr>
          <w:t xml:space="preserve"> </w:t>
        </w:r>
      </w:ins>
      <w:r>
        <w:rPr>
          <w:rFonts w:ascii="Roboto" w:eastAsia="Roboto" w:hAnsi="Roboto" w:cs="Roboto"/>
          <w:sz w:val="24"/>
          <w:szCs w:val="24"/>
        </w:rPr>
        <w:t>externista</w:t>
      </w:r>
      <w:ins w:id="24" w:author="Aleš Okon" w:date="2025-10-26T12:19:00Z" w16du:dateUtc="2025-10-26T11:19:00Z">
        <w:r w:rsidR="00270620">
          <w:rPr>
            <w:rFonts w:ascii="Roboto" w:eastAsia="Roboto" w:hAnsi="Roboto" w:cs="Roboto"/>
            <w:sz w:val="24"/>
            <w:szCs w:val="24"/>
            <w:lang w:val="cs-CZ"/>
          </w:rPr>
          <w:t>)</w:t>
        </w:r>
      </w:ins>
      <w:r>
        <w:rPr>
          <w:rFonts w:ascii="Roboto" w:eastAsia="Roboto" w:hAnsi="Roboto" w:cs="Roboto"/>
          <w:sz w:val="24"/>
          <w:szCs w:val="24"/>
        </w:rPr>
        <w:t xml:space="preserve"> při uzavření úkolu.</w:t>
      </w:r>
    </w:p>
    <w:p w14:paraId="00000053" w14:textId="77777777" w:rsidR="00DE2610" w:rsidRDefault="00000000">
      <w:pPr>
        <w:numPr>
          <w:ilvl w:val="0"/>
          <w:numId w:val="1"/>
        </w:numPr>
        <w:spacing w:after="240"/>
        <w:rPr>
          <w:rFonts w:ascii="Roboto" w:eastAsia="Roboto" w:hAnsi="Roboto" w:cs="Roboto"/>
          <w:sz w:val="24"/>
          <w:szCs w:val="24"/>
        </w:rPr>
      </w:pPr>
      <w:r>
        <w:rPr>
          <w:sz w:val="24"/>
          <w:szCs w:val="24"/>
        </w:rPr>
        <w:t>Příznak "reportovat" označuje úkoly, které budou exportovány.</w:t>
      </w:r>
    </w:p>
    <w:p w14:paraId="00000054" w14:textId="77777777" w:rsidR="00DE2610" w:rsidRDefault="00DE2610">
      <w:pPr>
        <w:spacing w:after="240"/>
        <w:ind w:left="1440"/>
        <w:rPr>
          <w:sz w:val="24"/>
          <w:szCs w:val="24"/>
        </w:rPr>
      </w:pPr>
    </w:p>
    <w:p w14:paraId="00000055" w14:textId="77777777" w:rsidR="00DE2610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Export</w:t>
      </w:r>
    </w:p>
    <w:p w14:paraId="00000056" w14:textId="77777777" w:rsidR="00DE2610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Kompletní export praxe ve formátu DOCX nebo dlouhá HTML stránka vhodná pro tisk či konverzi do PDF.</w:t>
      </w:r>
    </w:p>
    <w:p w14:paraId="00000057" w14:textId="77777777" w:rsidR="00DE2610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Export zahrnuje všechny vlastnosti praxe a pouze reportované úkoly.</w:t>
      </w:r>
    </w:p>
    <w:p w14:paraId="00000058" w14:textId="77777777" w:rsidR="00DE2610" w:rsidRDefault="00DE2610">
      <w:pPr>
        <w:spacing w:after="240"/>
        <w:ind w:left="720"/>
        <w:rPr>
          <w:sz w:val="24"/>
          <w:szCs w:val="24"/>
        </w:rPr>
      </w:pPr>
    </w:p>
    <w:p w14:paraId="00000059" w14:textId="77777777" w:rsidR="00DE2610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Notifikace</w:t>
      </w:r>
    </w:p>
    <w:p w14:paraId="0000005A" w14:textId="77777777" w:rsidR="00DE2610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E-mailové notifikace jsou zasílány notifikační mikroslužbou, která komunikuje asynchronně.</w:t>
      </w:r>
    </w:p>
    <w:p w14:paraId="0000005B" w14:textId="77777777" w:rsidR="00DE2610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Notifikační služba nemá veřejné HTTP API, což zvyšuje bezpečnost a stabilitu systému.</w:t>
      </w:r>
    </w:p>
    <w:p w14:paraId="0000005C" w14:textId="77777777" w:rsidR="00DE2610" w:rsidRDefault="00000000">
      <w:pPr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Výpadek notifikací neovlivní běh systému – dočasně nebudou doručovány e-maily, které lze následně doručit po obnovení služby.</w:t>
      </w:r>
    </w:p>
    <w:p w14:paraId="0000005D" w14:textId="77777777" w:rsidR="00DE2610" w:rsidRDefault="00DE2610">
      <w:pPr>
        <w:spacing w:after="240"/>
        <w:rPr>
          <w:sz w:val="24"/>
          <w:szCs w:val="24"/>
        </w:rPr>
      </w:pPr>
    </w:p>
    <w:p w14:paraId="0000005E" w14:textId="77777777" w:rsidR="00DE2610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Uživatelské rozhraní</w:t>
      </w:r>
    </w:p>
    <w:p w14:paraId="0000005F" w14:textId="77777777" w:rsidR="00DE2610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Úvodní stránka s popisem a přihlašovacím formulářem.</w:t>
      </w:r>
    </w:p>
    <w:p w14:paraId="00000060" w14:textId="77777777" w:rsidR="00DE2610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Možnost vyhledávání a filtrování v seznamech praxí.</w:t>
      </w:r>
    </w:p>
    <w:p w14:paraId="00000061" w14:textId="77777777" w:rsidR="00DE2610" w:rsidRDefault="00000000">
      <w:pPr>
        <w:pStyle w:val="Nadpis3"/>
        <w:spacing w:after="240"/>
      </w:pPr>
      <w:bookmarkStart w:id="25" w:name="_gkhl01kxrz5h" w:colFirst="0" w:colLast="0"/>
      <w:bookmarkEnd w:id="25"/>
      <w:r>
        <w:t>U — Usability (Použitelnost)</w:t>
      </w:r>
    </w:p>
    <w:p w14:paraId="00000062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Primárním doménovým identifikátorem studentů je studijní číslo, které se používá napříč celým systémem a je součástí všech exportů.</w:t>
      </w:r>
    </w:p>
    <w:p w14:paraId="00000063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Systém nabízí dashboardy a přehledy podle rolí uživatelů, což podporuje prioritizaci a efektivní orientaci ve funkcionalitách.</w:t>
      </w:r>
    </w:p>
    <w:p w14:paraId="00000064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Uživatelské rozhraní je navrženo pro jednoduchost: hodnocení a posudky je možné zadat buď vložením textu, který se uloží jako soubor, nebo nahráním souboru (PDF, DOCX).</w:t>
      </w:r>
    </w:p>
    <w:p w14:paraId="00000065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Navigace je intuitivní a responzivní, vhodná i pro mobilní zařízení.</w:t>
      </w:r>
    </w:p>
    <w:p w14:paraId="00000066" w14:textId="77777777" w:rsidR="00DE2610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Cílové parametry použitelnosti zahrnují možnost přechodu z přehledu do detailu praxe či úkolu maximálně ve dvou kliknutích a podání posudku či hodnocení do jedné minuty pomocí jednoduchých formulářů.</w:t>
      </w:r>
    </w:p>
    <w:p w14:paraId="00000067" w14:textId="77777777" w:rsidR="00DE2610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Seznamy praxí podporují vyhledávání a filtrování (například podle učitele), přičemž tyto funkce nejsou v prvním vydání povinné, ale rozšiřují komfort uživatelů.</w:t>
      </w:r>
    </w:p>
    <w:p w14:paraId="00000068" w14:textId="77777777" w:rsidR="00DE2610" w:rsidRDefault="00000000">
      <w:pPr>
        <w:pStyle w:val="Nadpis3"/>
        <w:spacing w:before="240" w:after="240"/>
      </w:pPr>
      <w:bookmarkStart w:id="26" w:name="_i50e2o1wtbv9" w:colFirst="0" w:colLast="0"/>
      <w:bookmarkEnd w:id="26"/>
      <w:r>
        <w:t>R — Reliability (Spolehlivost)</w:t>
      </w:r>
    </w:p>
    <w:p w14:paraId="00000069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Výpadek emailové infrastruktury nezastavuje základní provoz.</w:t>
      </w:r>
    </w:p>
    <w:p w14:paraId="0000006A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Bezpečné přihlášení pomocí JWT tokenu uloženého v HTTP-only cookies, komunikace šifrovaná pomocí HTTPS.</w:t>
      </w:r>
    </w:p>
    <w:p w14:paraId="0000006B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Reset hesla přes email s časově omezeným tokenem (TTL cca 10 minut).</w:t>
      </w:r>
    </w:p>
    <w:p w14:paraId="0000006C" w14:textId="77777777" w:rsidR="00DE2610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Požadovaná dostupnost minimálně 99,5% měsíčně, vysoká přesnost doručení notifikací (≥ 99%).</w:t>
      </w:r>
    </w:p>
    <w:p w14:paraId="0000006D" w14:textId="77777777" w:rsidR="00DE2610" w:rsidRDefault="00000000">
      <w:pPr>
        <w:numPr>
          <w:ilvl w:val="0"/>
          <w:numId w:val="12"/>
        </w:numPr>
        <w:spacing w:after="80"/>
        <w:rPr>
          <w:sz w:val="24"/>
          <w:szCs w:val="24"/>
        </w:rPr>
      </w:pPr>
      <w:r>
        <w:rPr>
          <w:sz w:val="24"/>
          <w:szCs w:val="24"/>
        </w:rPr>
        <w:t>Kontrola práv přístupu založená na rolích.</w:t>
      </w:r>
    </w:p>
    <w:p w14:paraId="0000006E" w14:textId="77777777" w:rsidR="00DE2610" w:rsidRDefault="00000000">
      <w:pPr>
        <w:pStyle w:val="Nadpis3"/>
        <w:spacing w:before="240" w:after="240"/>
      </w:pPr>
      <w:bookmarkStart w:id="27" w:name="_1fw7gdn625xe" w:colFirst="0" w:colLast="0"/>
      <w:bookmarkEnd w:id="27"/>
      <w:r>
        <w:t>P — Performance (výkon)</w:t>
      </w:r>
    </w:p>
    <w:p w14:paraId="0000006F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Asynchronní zpracování komunikace a notifikací.</w:t>
      </w:r>
    </w:p>
    <w:p w14:paraId="00000070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Časy odpovědí</w:t>
      </w:r>
    </w:p>
    <w:p w14:paraId="00000071" w14:textId="77777777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Načtení seznamu praxí do 1,5 sekundy.</w:t>
      </w:r>
    </w:p>
    <w:p w14:paraId="00000072" w14:textId="77777777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Načtení detailu praxe do 2 sekund.</w:t>
      </w:r>
    </w:p>
    <w:p w14:paraId="00000073" w14:textId="3B3ECF71" w:rsidR="00DE2610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Export dat do 5 sekund pro 50</w:t>
      </w:r>
      <w:del w:id="28" w:author="Aleš Okon" w:date="2025-10-26T12:18:00Z" w16du:dateUtc="2025-10-26T11:18:00Z">
        <w:r w:rsidDel="00270620">
          <w:rPr>
            <w:sz w:val="24"/>
            <w:szCs w:val="24"/>
          </w:rPr>
          <w:delText>+</w:delText>
        </w:r>
      </w:del>
      <w:r>
        <w:rPr>
          <w:sz w:val="24"/>
          <w:szCs w:val="24"/>
        </w:rPr>
        <w:t xml:space="preserve"> reportovaných úkolů.</w:t>
      </w:r>
    </w:p>
    <w:p w14:paraId="00000074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Omezení velikosti a počtu nahraných souborů, podporované formáty externích dokumentů.</w:t>
      </w:r>
    </w:p>
    <w:p w14:paraId="00000075" w14:textId="77777777" w:rsidR="00DE2610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Škálovatelnost systému zajištěna kontejnerizací.</w:t>
      </w:r>
    </w:p>
    <w:p w14:paraId="00000076" w14:textId="77777777" w:rsidR="00DE2610" w:rsidRDefault="00DE2610">
      <w:pPr>
        <w:jc w:val="center"/>
      </w:pPr>
    </w:p>
    <w:p w14:paraId="00000077" w14:textId="77777777" w:rsidR="00DE2610" w:rsidRDefault="00000000">
      <w:pPr>
        <w:pStyle w:val="Nadpis3"/>
        <w:spacing w:before="240" w:after="240"/>
      </w:pPr>
      <w:bookmarkStart w:id="29" w:name="_b810am61at7y" w:colFirst="0" w:colLast="0"/>
      <w:bookmarkEnd w:id="29"/>
      <w:r>
        <w:t>S — Supportability (podporovatelnost)</w:t>
      </w:r>
    </w:p>
    <w:p w14:paraId="00000078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Architektura využívá vícevrstvý model Controller–Service–Repository a middleware ControllerAdvice pro zpracování chyb.</w:t>
      </w:r>
    </w:p>
    <w:p w14:paraId="00000079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Správa verzí v Git s integrací Azure DevOps.</w:t>
      </w:r>
    </w:p>
    <w:p w14:paraId="0000007A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 xml:space="preserve">Unit testy a manuální testování v testovacím prostředí </w:t>
      </w:r>
      <w:r>
        <w:rPr>
          <w:sz w:val="24"/>
          <w:szCs w:val="24"/>
        </w:rPr>
        <w:t>na školním serveru.</w:t>
      </w:r>
    </w:p>
    <w:p w14:paraId="0000007B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Centrální logování, APM (Application Performance Monitoring), health-check endpointy.</w:t>
      </w:r>
    </w:p>
    <w:p w14:paraId="0000007C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Konfigurace přes soubory a proměnné prostředí, flexibilní nastavení a rozšíření.</w:t>
      </w:r>
    </w:p>
    <w:p w14:paraId="0000007D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Stahování dat v souladu s GDPR, anonymizace dat po vymazání.</w:t>
      </w:r>
    </w:p>
    <w:p w14:paraId="0000007E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Nasazení připraveno na cloudová a školní serverová prostředí.</w:t>
      </w:r>
    </w:p>
    <w:p w14:paraId="0000007F" w14:textId="77777777" w:rsidR="00DE2610" w:rsidRDefault="00000000">
      <w:pPr>
        <w:numPr>
          <w:ilvl w:val="0"/>
          <w:numId w:val="10"/>
        </w:numPr>
      </w:pPr>
      <w:r>
        <w:rPr>
          <w:rFonts w:ascii="Roboto" w:eastAsia="Roboto" w:hAnsi="Roboto" w:cs="Roboto"/>
          <w:sz w:val="24"/>
          <w:szCs w:val="24"/>
        </w:rPr>
        <w:t>Uchovávání a Ochrana osobních údajů.</w:t>
      </w:r>
    </w:p>
    <w:sectPr w:rsidR="00DE261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695FDEC-CE41-413A-BD50-0302C468996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69ACB25D-1C56-4B47-B47C-89252025881D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18B5AB01-48F5-4004-8100-5AC8B4DB71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0301F"/>
    <w:multiLevelType w:val="multilevel"/>
    <w:tmpl w:val="C7AE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26552B"/>
    <w:multiLevelType w:val="multilevel"/>
    <w:tmpl w:val="1D0EE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5F2140"/>
    <w:multiLevelType w:val="multilevel"/>
    <w:tmpl w:val="7EDC2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4871AF"/>
    <w:multiLevelType w:val="multilevel"/>
    <w:tmpl w:val="476C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03775E"/>
    <w:multiLevelType w:val="multilevel"/>
    <w:tmpl w:val="4DAC20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537024C"/>
    <w:multiLevelType w:val="multilevel"/>
    <w:tmpl w:val="A7D2B9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0923FA0"/>
    <w:multiLevelType w:val="multilevel"/>
    <w:tmpl w:val="3F56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AE26A2"/>
    <w:multiLevelType w:val="multilevel"/>
    <w:tmpl w:val="8FEA6B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BD67D2A"/>
    <w:multiLevelType w:val="multilevel"/>
    <w:tmpl w:val="03C277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CE742D8"/>
    <w:multiLevelType w:val="multilevel"/>
    <w:tmpl w:val="2122900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FD10D67"/>
    <w:multiLevelType w:val="multilevel"/>
    <w:tmpl w:val="B652E0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0462157"/>
    <w:multiLevelType w:val="multilevel"/>
    <w:tmpl w:val="9F561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66076A"/>
    <w:multiLevelType w:val="multilevel"/>
    <w:tmpl w:val="24D43B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A6737BB"/>
    <w:multiLevelType w:val="multilevel"/>
    <w:tmpl w:val="96D045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ED70E36"/>
    <w:multiLevelType w:val="multilevel"/>
    <w:tmpl w:val="B330B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A82D2D"/>
    <w:multiLevelType w:val="multilevel"/>
    <w:tmpl w:val="A0904E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FDB593D"/>
    <w:multiLevelType w:val="multilevel"/>
    <w:tmpl w:val="9296F9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4693586">
    <w:abstractNumId w:val="8"/>
  </w:num>
  <w:num w:numId="2" w16cid:durableId="2116057286">
    <w:abstractNumId w:val="11"/>
  </w:num>
  <w:num w:numId="3" w16cid:durableId="1647128752">
    <w:abstractNumId w:val="12"/>
  </w:num>
  <w:num w:numId="4" w16cid:durableId="968707384">
    <w:abstractNumId w:val="6"/>
  </w:num>
  <w:num w:numId="5" w16cid:durableId="292760558">
    <w:abstractNumId w:val="5"/>
  </w:num>
  <w:num w:numId="6" w16cid:durableId="1377773289">
    <w:abstractNumId w:val="1"/>
  </w:num>
  <w:num w:numId="7" w16cid:durableId="1887521023">
    <w:abstractNumId w:val="3"/>
  </w:num>
  <w:num w:numId="8" w16cid:durableId="1649431732">
    <w:abstractNumId w:val="15"/>
  </w:num>
  <w:num w:numId="9" w16cid:durableId="1632982606">
    <w:abstractNumId w:val="4"/>
  </w:num>
  <w:num w:numId="10" w16cid:durableId="2138717446">
    <w:abstractNumId w:val="9"/>
  </w:num>
  <w:num w:numId="11" w16cid:durableId="852765421">
    <w:abstractNumId w:val="14"/>
  </w:num>
  <w:num w:numId="12" w16cid:durableId="2023705365">
    <w:abstractNumId w:val="16"/>
  </w:num>
  <w:num w:numId="13" w16cid:durableId="847670831">
    <w:abstractNumId w:val="7"/>
  </w:num>
  <w:num w:numId="14" w16cid:durableId="457720069">
    <w:abstractNumId w:val="10"/>
  </w:num>
  <w:num w:numId="15" w16cid:durableId="146898077">
    <w:abstractNumId w:val="2"/>
  </w:num>
  <w:num w:numId="16" w16cid:durableId="31460336">
    <w:abstractNumId w:val="13"/>
  </w:num>
  <w:num w:numId="17" w16cid:durableId="5456047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leš Okon">
    <w15:presenceInfo w15:providerId="AD" w15:userId="S::oko0006@vsb.cz::16c31536-5cee-48b1-9d34-16efcfbb1c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10"/>
    <w:rsid w:val="0000392F"/>
    <w:rsid w:val="000600CB"/>
    <w:rsid w:val="000D4D83"/>
    <w:rsid w:val="00270620"/>
    <w:rsid w:val="00672C2E"/>
    <w:rsid w:val="006A3BF7"/>
    <w:rsid w:val="007B5DE1"/>
    <w:rsid w:val="00DE2610"/>
    <w:rsid w:val="00E9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E607D"/>
  <w15:docId w15:val="{57AD2F00-C7CB-4BE0-9492-E936ED03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ze">
    <w:name w:val="Revision"/>
    <w:hidden/>
    <w:uiPriority w:val="99"/>
    <w:semiHidden/>
    <w:rsid w:val="0000392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1129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Aleš Okon</cp:lastModifiedBy>
  <cp:revision>2</cp:revision>
  <dcterms:created xsi:type="dcterms:W3CDTF">2025-10-26T10:11:00Z</dcterms:created>
  <dcterms:modified xsi:type="dcterms:W3CDTF">2025-10-26T12:08:00Z</dcterms:modified>
</cp:coreProperties>
</file>